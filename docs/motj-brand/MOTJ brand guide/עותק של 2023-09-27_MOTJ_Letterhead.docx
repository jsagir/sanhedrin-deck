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1C7A8" w14:textId="3BD5AB4D" w:rsidR="00730E36" w:rsidRPr="00C5048D" w:rsidRDefault="00D27672">
      <w:pPr>
        <w:spacing w:after="240"/>
        <w:ind w:left="-270"/>
        <w:rPr>
          <w:sz w:val="18"/>
          <w:szCs w:val="18"/>
          <w:vertAlign w:val="subscript"/>
        </w:rPr>
        <w:pPrChange w:id="0" w:author="Lam, Mimi" w:date="2023-09-27T12:11:00Z">
          <w:pPr>
            <w:spacing w:after="240"/>
          </w:pPr>
        </w:pPrChange>
      </w:pPr>
      <w:r>
        <w:rPr>
          <w:sz w:val="18"/>
          <w:szCs w:val="18"/>
        </w:rPr>
        <w:t>Date</w:t>
      </w:r>
    </w:p>
    <w:p w14:paraId="32C52B6F" w14:textId="77777777" w:rsidR="00730E36" w:rsidRDefault="00730E36">
      <w:pPr>
        <w:spacing w:after="240"/>
        <w:ind w:left="-270"/>
        <w:rPr>
          <w:sz w:val="18"/>
          <w:szCs w:val="18"/>
        </w:rPr>
        <w:pPrChange w:id="1" w:author="Lam, Mimi" w:date="2023-09-27T12:11:00Z">
          <w:pPr>
            <w:spacing w:after="240"/>
          </w:pPr>
        </w:pPrChange>
      </w:pPr>
      <w:r>
        <w:rPr>
          <w:sz w:val="18"/>
          <w:szCs w:val="18"/>
        </w:rPr>
        <w:t>Name</w:t>
      </w:r>
      <w:r>
        <w:rPr>
          <w:sz w:val="18"/>
          <w:szCs w:val="18"/>
        </w:rPr>
        <w:br/>
      </w:r>
      <w:r w:rsidRPr="00B84FDE">
        <w:rPr>
          <w:sz w:val="18"/>
          <w:szCs w:val="18"/>
        </w:rPr>
        <w:t>Company</w:t>
      </w:r>
      <w:r>
        <w:rPr>
          <w:sz w:val="18"/>
          <w:szCs w:val="18"/>
        </w:rPr>
        <w:br/>
        <w:t>Address</w:t>
      </w:r>
      <w:r>
        <w:rPr>
          <w:sz w:val="18"/>
          <w:szCs w:val="18"/>
        </w:rPr>
        <w:br/>
        <w:t>City, State, Zip</w:t>
      </w:r>
    </w:p>
    <w:p w14:paraId="51200C07" w14:textId="77777777" w:rsidR="00730E36" w:rsidRPr="00B84FDE" w:rsidRDefault="00730E36">
      <w:pPr>
        <w:spacing w:after="240"/>
        <w:ind w:left="-270"/>
        <w:rPr>
          <w:sz w:val="18"/>
          <w:szCs w:val="18"/>
        </w:rPr>
        <w:pPrChange w:id="2" w:author="Lam, Mimi" w:date="2023-09-27T12:11:00Z">
          <w:pPr>
            <w:spacing w:after="240"/>
          </w:pPr>
        </w:pPrChange>
      </w:pPr>
    </w:p>
    <w:p w14:paraId="6E2E1DF6" w14:textId="2C45219E" w:rsidR="00F754CD" w:rsidRDefault="00730E36" w:rsidP="00EF5CEA">
      <w:pPr>
        <w:spacing w:after="240"/>
        <w:ind w:left="-270"/>
        <w:rPr>
          <w:ins w:id="3" w:author="Lam, Mimi" w:date="2023-09-27T12:11:00Z"/>
          <w:sz w:val="18"/>
          <w:szCs w:val="18"/>
        </w:rPr>
      </w:pPr>
      <w:r>
        <w:rPr>
          <w:sz w:val="18"/>
          <w:szCs w:val="18"/>
        </w:rPr>
        <w:t xml:space="preserve">Dear </w:t>
      </w:r>
      <w:ins w:id="4" w:author="Lam, Mimi" w:date="2023-09-27T12:11:00Z">
        <w:r w:rsidR="00EF5CEA">
          <w:rPr>
            <w:sz w:val="18"/>
            <w:szCs w:val="18"/>
          </w:rPr>
          <w:t>(</w:t>
        </w:r>
      </w:ins>
      <w:r>
        <w:rPr>
          <w:sz w:val="18"/>
          <w:szCs w:val="18"/>
        </w:rPr>
        <w:t>Name</w:t>
      </w:r>
      <w:ins w:id="5" w:author="Lam, Mimi" w:date="2023-09-27T12:11:00Z">
        <w:r w:rsidR="00EF5CEA">
          <w:rPr>
            <w:sz w:val="18"/>
            <w:szCs w:val="18"/>
          </w:rPr>
          <w:t>)</w:t>
        </w:r>
      </w:ins>
      <w:r w:rsidRPr="00B84FDE">
        <w:rPr>
          <w:sz w:val="18"/>
          <w:szCs w:val="18"/>
        </w:rPr>
        <w:t>:</w:t>
      </w:r>
    </w:p>
    <w:p w14:paraId="6F06FA57" w14:textId="77777777" w:rsidR="00EF5CEA" w:rsidRDefault="00EF5CEA">
      <w:pPr>
        <w:spacing w:after="240"/>
        <w:ind w:left="-270"/>
        <w:rPr>
          <w:ins w:id="6" w:author="Claudia Sibrian" w:date="2023-09-27T14:06:00Z"/>
          <w:sz w:val="18"/>
          <w:szCs w:val="18"/>
        </w:rPr>
      </w:pPr>
    </w:p>
    <w:p w14:paraId="5F2DF2BE" w14:textId="77777777" w:rsidR="001E4679" w:rsidRPr="001E4679" w:rsidRDefault="001E4679" w:rsidP="001E4679">
      <w:pPr>
        <w:rPr>
          <w:ins w:id="7" w:author="Claudia Sibrian" w:date="2023-09-27T14:06:00Z"/>
          <w:sz w:val="18"/>
          <w:szCs w:val="18"/>
        </w:rPr>
        <w:pPrChange w:id="8" w:author="Claudia Sibrian" w:date="2023-09-27T14:06:00Z">
          <w:pPr>
            <w:spacing w:after="240"/>
            <w:ind w:left="-270"/>
          </w:pPr>
        </w:pPrChange>
      </w:pPr>
    </w:p>
    <w:p w14:paraId="5086F70B" w14:textId="77777777" w:rsidR="001E4679" w:rsidRPr="001E4679" w:rsidRDefault="001E4679" w:rsidP="001E4679">
      <w:pPr>
        <w:rPr>
          <w:ins w:id="9" w:author="Claudia Sibrian" w:date="2023-09-27T14:06:00Z"/>
          <w:sz w:val="18"/>
          <w:szCs w:val="18"/>
        </w:rPr>
        <w:pPrChange w:id="10" w:author="Claudia Sibrian" w:date="2023-09-27T14:06:00Z">
          <w:pPr>
            <w:spacing w:after="240"/>
            <w:ind w:left="-270"/>
          </w:pPr>
        </w:pPrChange>
      </w:pPr>
    </w:p>
    <w:p w14:paraId="3D140716" w14:textId="77777777" w:rsidR="001E4679" w:rsidRPr="001E4679" w:rsidRDefault="001E4679" w:rsidP="001E4679">
      <w:pPr>
        <w:rPr>
          <w:ins w:id="11" w:author="Claudia Sibrian" w:date="2023-09-27T14:06:00Z"/>
          <w:sz w:val="18"/>
          <w:szCs w:val="18"/>
        </w:rPr>
        <w:pPrChange w:id="12" w:author="Claudia Sibrian" w:date="2023-09-27T14:06:00Z">
          <w:pPr>
            <w:spacing w:after="240"/>
            <w:ind w:left="-270"/>
          </w:pPr>
        </w:pPrChange>
      </w:pPr>
    </w:p>
    <w:p w14:paraId="4C0DD151" w14:textId="77777777" w:rsidR="001E4679" w:rsidRPr="001E4679" w:rsidRDefault="001E4679" w:rsidP="001E4679">
      <w:pPr>
        <w:rPr>
          <w:ins w:id="13" w:author="Claudia Sibrian" w:date="2023-09-27T14:06:00Z"/>
          <w:sz w:val="18"/>
          <w:szCs w:val="18"/>
        </w:rPr>
        <w:pPrChange w:id="14" w:author="Claudia Sibrian" w:date="2023-09-27T14:06:00Z">
          <w:pPr>
            <w:spacing w:after="240"/>
            <w:ind w:left="-270"/>
          </w:pPr>
        </w:pPrChange>
      </w:pPr>
    </w:p>
    <w:p w14:paraId="04EFC113" w14:textId="77777777" w:rsidR="001E4679" w:rsidRPr="001E4679" w:rsidRDefault="001E4679" w:rsidP="001E4679">
      <w:pPr>
        <w:rPr>
          <w:ins w:id="15" w:author="Claudia Sibrian" w:date="2023-09-27T14:06:00Z"/>
          <w:sz w:val="18"/>
          <w:szCs w:val="18"/>
        </w:rPr>
        <w:pPrChange w:id="16" w:author="Claudia Sibrian" w:date="2023-09-27T14:06:00Z">
          <w:pPr>
            <w:spacing w:after="240"/>
            <w:ind w:left="-270"/>
          </w:pPr>
        </w:pPrChange>
      </w:pPr>
    </w:p>
    <w:p w14:paraId="1D537649" w14:textId="77777777" w:rsidR="001E4679" w:rsidRPr="001E4679" w:rsidRDefault="001E4679" w:rsidP="001E4679">
      <w:pPr>
        <w:rPr>
          <w:ins w:id="17" w:author="Claudia Sibrian" w:date="2023-09-27T14:06:00Z"/>
          <w:sz w:val="18"/>
          <w:szCs w:val="18"/>
        </w:rPr>
        <w:pPrChange w:id="18" w:author="Claudia Sibrian" w:date="2023-09-27T14:06:00Z">
          <w:pPr>
            <w:spacing w:after="240"/>
            <w:ind w:left="-270"/>
          </w:pPr>
        </w:pPrChange>
      </w:pPr>
    </w:p>
    <w:p w14:paraId="26EDFF4A" w14:textId="77777777" w:rsidR="001E4679" w:rsidRPr="001E4679" w:rsidRDefault="001E4679" w:rsidP="001E4679">
      <w:pPr>
        <w:rPr>
          <w:ins w:id="19" w:author="Claudia Sibrian" w:date="2023-09-27T14:06:00Z"/>
          <w:sz w:val="18"/>
          <w:szCs w:val="18"/>
        </w:rPr>
        <w:pPrChange w:id="20" w:author="Claudia Sibrian" w:date="2023-09-27T14:06:00Z">
          <w:pPr>
            <w:spacing w:after="240"/>
            <w:ind w:left="-270"/>
          </w:pPr>
        </w:pPrChange>
      </w:pPr>
    </w:p>
    <w:p w14:paraId="04311933" w14:textId="77777777" w:rsidR="001E4679" w:rsidRPr="001E4679" w:rsidRDefault="001E4679" w:rsidP="001E4679">
      <w:pPr>
        <w:rPr>
          <w:ins w:id="21" w:author="Claudia Sibrian" w:date="2023-09-27T14:06:00Z"/>
          <w:sz w:val="18"/>
          <w:szCs w:val="18"/>
        </w:rPr>
        <w:pPrChange w:id="22" w:author="Claudia Sibrian" w:date="2023-09-27T14:06:00Z">
          <w:pPr>
            <w:spacing w:after="240"/>
            <w:ind w:left="-270"/>
          </w:pPr>
        </w:pPrChange>
      </w:pPr>
    </w:p>
    <w:p w14:paraId="25776893" w14:textId="77777777" w:rsidR="001E4679" w:rsidRPr="001E4679" w:rsidRDefault="001E4679" w:rsidP="001E4679">
      <w:pPr>
        <w:rPr>
          <w:ins w:id="23" w:author="Claudia Sibrian" w:date="2023-09-27T14:06:00Z"/>
          <w:sz w:val="18"/>
          <w:szCs w:val="18"/>
        </w:rPr>
        <w:pPrChange w:id="24" w:author="Claudia Sibrian" w:date="2023-09-27T14:06:00Z">
          <w:pPr>
            <w:spacing w:after="240"/>
            <w:ind w:left="-270"/>
          </w:pPr>
        </w:pPrChange>
      </w:pPr>
    </w:p>
    <w:p w14:paraId="4C0A1FB7" w14:textId="77777777" w:rsidR="001E4679" w:rsidRPr="001E4679" w:rsidRDefault="001E4679" w:rsidP="001E4679">
      <w:pPr>
        <w:rPr>
          <w:ins w:id="25" w:author="Claudia Sibrian" w:date="2023-09-27T14:06:00Z"/>
          <w:sz w:val="18"/>
          <w:szCs w:val="18"/>
        </w:rPr>
        <w:pPrChange w:id="26" w:author="Claudia Sibrian" w:date="2023-09-27T14:06:00Z">
          <w:pPr>
            <w:spacing w:after="240"/>
            <w:ind w:left="-270"/>
          </w:pPr>
        </w:pPrChange>
      </w:pPr>
    </w:p>
    <w:p w14:paraId="42EDC9B3" w14:textId="77777777" w:rsidR="001E4679" w:rsidRPr="001E4679" w:rsidRDefault="001E4679" w:rsidP="001E4679">
      <w:pPr>
        <w:rPr>
          <w:ins w:id="27" w:author="Claudia Sibrian" w:date="2023-09-27T14:06:00Z"/>
          <w:sz w:val="18"/>
          <w:szCs w:val="18"/>
        </w:rPr>
        <w:pPrChange w:id="28" w:author="Claudia Sibrian" w:date="2023-09-27T14:06:00Z">
          <w:pPr>
            <w:spacing w:after="240"/>
            <w:ind w:left="-270"/>
          </w:pPr>
        </w:pPrChange>
      </w:pPr>
    </w:p>
    <w:p w14:paraId="6DB01DE3" w14:textId="77777777" w:rsidR="001E4679" w:rsidRPr="001E4679" w:rsidRDefault="001E4679" w:rsidP="001E4679">
      <w:pPr>
        <w:rPr>
          <w:ins w:id="29" w:author="Claudia Sibrian" w:date="2023-09-27T14:06:00Z"/>
          <w:sz w:val="18"/>
          <w:szCs w:val="18"/>
        </w:rPr>
        <w:pPrChange w:id="30" w:author="Claudia Sibrian" w:date="2023-09-27T14:06:00Z">
          <w:pPr>
            <w:spacing w:after="240"/>
            <w:ind w:left="-270"/>
          </w:pPr>
        </w:pPrChange>
      </w:pPr>
    </w:p>
    <w:p w14:paraId="3A804D87" w14:textId="77777777" w:rsidR="001E4679" w:rsidRPr="001E4679" w:rsidRDefault="001E4679" w:rsidP="001E4679">
      <w:pPr>
        <w:rPr>
          <w:ins w:id="31" w:author="Claudia Sibrian" w:date="2023-09-27T14:06:00Z"/>
          <w:sz w:val="18"/>
          <w:szCs w:val="18"/>
        </w:rPr>
        <w:pPrChange w:id="32" w:author="Claudia Sibrian" w:date="2023-09-27T14:06:00Z">
          <w:pPr>
            <w:spacing w:after="240"/>
            <w:ind w:left="-270"/>
          </w:pPr>
        </w:pPrChange>
      </w:pPr>
    </w:p>
    <w:p w14:paraId="79840B7C" w14:textId="77777777" w:rsidR="001E4679" w:rsidRPr="001E4679" w:rsidRDefault="001E4679" w:rsidP="001E4679">
      <w:pPr>
        <w:rPr>
          <w:ins w:id="33" w:author="Claudia Sibrian" w:date="2023-09-27T14:06:00Z"/>
          <w:sz w:val="18"/>
          <w:szCs w:val="18"/>
        </w:rPr>
        <w:pPrChange w:id="34" w:author="Claudia Sibrian" w:date="2023-09-27T14:06:00Z">
          <w:pPr>
            <w:spacing w:after="240"/>
            <w:ind w:left="-270"/>
          </w:pPr>
        </w:pPrChange>
      </w:pPr>
    </w:p>
    <w:p w14:paraId="40E07CC2" w14:textId="77777777" w:rsidR="001E4679" w:rsidRPr="001E4679" w:rsidRDefault="001E4679" w:rsidP="001E4679">
      <w:pPr>
        <w:rPr>
          <w:ins w:id="35" w:author="Claudia Sibrian" w:date="2023-09-27T14:06:00Z"/>
          <w:sz w:val="18"/>
          <w:szCs w:val="18"/>
        </w:rPr>
        <w:pPrChange w:id="36" w:author="Claudia Sibrian" w:date="2023-09-27T14:06:00Z">
          <w:pPr>
            <w:spacing w:after="240"/>
            <w:ind w:left="-270"/>
          </w:pPr>
        </w:pPrChange>
      </w:pPr>
    </w:p>
    <w:p w14:paraId="5FA24A32" w14:textId="77777777" w:rsidR="001E4679" w:rsidRPr="001E4679" w:rsidRDefault="001E4679" w:rsidP="001E4679">
      <w:pPr>
        <w:rPr>
          <w:ins w:id="37" w:author="Claudia Sibrian" w:date="2023-09-27T14:06:00Z"/>
          <w:sz w:val="18"/>
          <w:szCs w:val="18"/>
        </w:rPr>
        <w:pPrChange w:id="38" w:author="Claudia Sibrian" w:date="2023-09-27T14:06:00Z">
          <w:pPr>
            <w:spacing w:after="240"/>
            <w:ind w:left="-270"/>
          </w:pPr>
        </w:pPrChange>
      </w:pPr>
    </w:p>
    <w:p w14:paraId="147ABF6F" w14:textId="77777777" w:rsidR="001E4679" w:rsidRPr="001E4679" w:rsidRDefault="001E4679" w:rsidP="001E4679">
      <w:pPr>
        <w:rPr>
          <w:ins w:id="39" w:author="Claudia Sibrian" w:date="2023-09-27T14:06:00Z"/>
          <w:sz w:val="18"/>
          <w:szCs w:val="18"/>
        </w:rPr>
        <w:pPrChange w:id="40" w:author="Claudia Sibrian" w:date="2023-09-27T14:06:00Z">
          <w:pPr>
            <w:spacing w:after="240"/>
            <w:ind w:left="-270"/>
          </w:pPr>
        </w:pPrChange>
      </w:pPr>
    </w:p>
    <w:p w14:paraId="04DCD640" w14:textId="77777777" w:rsidR="001E4679" w:rsidRDefault="001E4679" w:rsidP="001E4679">
      <w:pPr>
        <w:rPr>
          <w:ins w:id="41" w:author="Claudia Sibrian" w:date="2023-09-27T14:06:00Z"/>
          <w:sz w:val="18"/>
          <w:szCs w:val="18"/>
        </w:rPr>
      </w:pPr>
    </w:p>
    <w:p w14:paraId="473AD242" w14:textId="77777777" w:rsidR="001E4679" w:rsidRPr="001E4679" w:rsidRDefault="001E4679" w:rsidP="001E4679">
      <w:pPr>
        <w:rPr>
          <w:ins w:id="42" w:author="Claudia Sibrian" w:date="2023-09-27T14:06:00Z"/>
          <w:sz w:val="18"/>
          <w:szCs w:val="18"/>
        </w:rPr>
      </w:pPr>
    </w:p>
    <w:p w14:paraId="5BC9A22E" w14:textId="77777777" w:rsidR="001E4679" w:rsidRDefault="001E4679" w:rsidP="001E4679">
      <w:pPr>
        <w:rPr>
          <w:ins w:id="43" w:author="Claudia Sibrian" w:date="2023-09-27T14:06:00Z"/>
          <w:sz w:val="18"/>
          <w:szCs w:val="18"/>
        </w:rPr>
      </w:pPr>
    </w:p>
    <w:p w14:paraId="2F4EBE26" w14:textId="77777777" w:rsidR="001E4679" w:rsidRPr="001E4679" w:rsidRDefault="001E4679" w:rsidP="001E4679">
      <w:pPr>
        <w:jc w:val="right"/>
        <w:rPr>
          <w:sz w:val="18"/>
          <w:szCs w:val="18"/>
        </w:rPr>
        <w:pPrChange w:id="44" w:author="Claudia Sibrian" w:date="2023-09-27T14:06:00Z">
          <w:pPr>
            <w:spacing w:after="240"/>
          </w:pPr>
        </w:pPrChange>
      </w:pPr>
    </w:p>
    <w:sectPr w:rsidR="001E4679" w:rsidRPr="001E4679" w:rsidSect="00ED1BC4">
      <w:headerReference w:type="even" r:id="rId8"/>
      <w:headerReference w:type="default" r:id="rId9"/>
      <w:headerReference w:type="first" r:id="rId10"/>
      <w:type w:val="continuous"/>
      <w:pgSz w:w="12240" w:h="15840" w:code="1"/>
      <w:pgMar w:top="3367" w:right="1526" w:bottom="2016" w:left="3240" w:header="1008" w:footer="864" w:gutter="0"/>
      <w:cols w:space="720"/>
      <w:titlePg/>
      <w:docGrid w:linePitch="272"/>
      <w:sectPrChange w:id="50" w:author="Lam, Mimi" w:date="2023-09-27T12:09:00Z">
        <w:sectPr w:rsidR="001E4679" w:rsidRPr="001E4679" w:rsidSect="00ED1BC4">
          <w:pgMar w:top="2880" w:right="1526" w:bottom="2016" w:left="3240" w:header="1008" w:footer="864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0DCCA" w14:textId="77777777" w:rsidR="00A64E18" w:rsidRDefault="00A64E18">
      <w:r>
        <w:separator/>
      </w:r>
    </w:p>
  </w:endnote>
  <w:endnote w:type="continuationSeparator" w:id="0">
    <w:p w14:paraId="5CC789EF" w14:textId="77777777" w:rsidR="00A64E18" w:rsidRDefault="00A64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8D727" w14:textId="77777777" w:rsidR="00A64E18" w:rsidRDefault="00A64E18">
      <w:r>
        <w:separator/>
      </w:r>
    </w:p>
  </w:footnote>
  <w:footnote w:type="continuationSeparator" w:id="0">
    <w:p w14:paraId="200935EC" w14:textId="77777777" w:rsidR="00A64E18" w:rsidRDefault="00A64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5F1B1" w14:textId="77777777" w:rsidR="005F0EAF" w:rsidRDefault="005F0EAF" w:rsidP="009A5683">
    <w:pPr>
      <w:pStyle w:val="Head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15FE39" w14:textId="77777777" w:rsidR="005F0EAF" w:rsidRDefault="005F0EAF" w:rsidP="005F0EAF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A136" w14:textId="77777777" w:rsidR="00D46130" w:rsidRDefault="00350413" w:rsidP="005F0EAF">
    <w:pPr>
      <w:pStyle w:val="Header"/>
      <w:ind w:firstLine="360"/>
    </w:pPr>
    <w:bookmarkStart w:id="45" w:name="_MacBuGuideStaticData_2102H"/>
    <w:bookmarkStart w:id="46" w:name="_MacBuGuideStaticData_3240V"/>
    <w:r>
      <w:rPr>
        <w:noProof/>
      </w:rPr>
      <w:drawing>
        <wp:anchor distT="0" distB="0" distL="114300" distR="114300" simplePos="0" relativeHeight="251658240" behindDoc="1" locked="0" layoutInCell="1" allowOverlap="1" wp14:anchorId="7CD70EAD" wp14:editId="615AFB5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293767269" name="Picture 2937672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826B88" w14:textId="77777777" w:rsidR="00D46130" w:rsidRDefault="00D46130">
    <w:pPr>
      <w:pStyle w:val="Header"/>
    </w:pPr>
  </w:p>
  <w:p w14:paraId="62643538" w14:textId="77777777" w:rsidR="00D46130" w:rsidRDefault="00D46130">
    <w:pPr>
      <w:pStyle w:val="Header"/>
      <w:ind w:left="-1800"/>
      <w:rPr>
        <w:rStyle w:val="PageNumber"/>
      </w:rPr>
    </w:pPr>
  </w:p>
  <w:p w14:paraId="395A8614" w14:textId="77777777" w:rsidR="00D46130" w:rsidRDefault="00D46130">
    <w:pPr>
      <w:pStyle w:val="Header"/>
    </w:pPr>
  </w:p>
  <w:p w14:paraId="60D673D9" w14:textId="77777777" w:rsidR="005F0EAF" w:rsidRPr="005F0EAF" w:rsidRDefault="005F0EAF" w:rsidP="005F0EAF">
    <w:pPr>
      <w:pStyle w:val="Header"/>
      <w:framePr w:w="106" w:wrap="around" w:vAnchor="text" w:hAnchor="page" w:x="3252" w:y="36"/>
      <w:rPr>
        <w:rStyle w:val="PageNumber"/>
        <w:sz w:val="15"/>
        <w:szCs w:val="15"/>
      </w:rPr>
    </w:pPr>
    <w:r w:rsidRPr="005F0EAF">
      <w:rPr>
        <w:rStyle w:val="PageNumber"/>
        <w:sz w:val="15"/>
        <w:szCs w:val="15"/>
      </w:rPr>
      <w:fldChar w:fldCharType="begin"/>
    </w:r>
    <w:r w:rsidRPr="005F0EAF">
      <w:rPr>
        <w:rStyle w:val="PageNumber"/>
        <w:sz w:val="15"/>
        <w:szCs w:val="15"/>
      </w:rPr>
      <w:instrText xml:space="preserve">PAGE  </w:instrText>
    </w:r>
    <w:r w:rsidRPr="005F0EAF">
      <w:rPr>
        <w:rStyle w:val="PageNumber"/>
        <w:sz w:val="15"/>
        <w:szCs w:val="15"/>
      </w:rPr>
      <w:fldChar w:fldCharType="separate"/>
    </w:r>
    <w:r>
      <w:rPr>
        <w:rStyle w:val="PageNumber"/>
        <w:noProof/>
        <w:sz w:val="15"/>
        <w:szCs w:val="15"/>
      </w:rPr>
      <w:t>2</w:t>
    </w:r>
    <w:r w:rsidRPr="005F0EAF">
      <w:rPr>
        <w:rStyle w:val="PageNumber"/>
        <w:sz w:val="15"/>
        <w:szCs w:val="15"/>
      </w:rPr>
      <w:fldChar w:fldCharType="end"/>
    </w:r>
  </w:p>
  <w:p w14:paraId="1E2729B8" w14:textId="77777777" w:rsidR="00D46130" w:rsidRDefault="00D46130">
    <w:pPr>
      <w:pStyle w:val="Header"/>
    </w:pPr>
  </w:p>
  <w:p w14:paraId="5F78422C" w14:textId="77777777" w:rsidR="00D46130" w:rsidRDefault="00D46130">
    <w:pPr>
      <w:pStyle w:val="Header"/>
    </w:pPr>
  </w:p>
  <w:p w14:paraId="238F7305" w14:textId="77777777" w:rsidR="00D46130" w:rsidRDefault="00D46130">
    <w:pPr>
      <w:pStyle w:val="Header"/>
      <w:ind w:left="72"/>
      <w:rPr>
        <w:rStyle w:val="PageNumber"/>
        <w:rFonts w:ascii="Univers 45 Light" w:hAnsi="Univers 45 Light"/>
      </w:rPr>
    </w:pPr>
  </w:p>
  <w:p w14:paraId="513C42E8" w14:textId="77777777" w:rsidR="00D46130" w:rsidRDefault="00D46130">
    <w:pPr>
      <w:pStyle w:val="Header"/>
      <w:tabs>
        <w:tab w:val="clear" w:pos="4320"/>
        <w:tab w:val="clear" w:pos="8640"/>
        <w:tab w:val="left" w:pos="1380"/>
      </w:tabs>
      <w:rPr>
        <w:rStyle w:val="PageNumber"/>
      </w:rPr>
    </w:pPr>
    <w:r>
      <w:rPr>
        <w:rStyle w:val="PageNumber"/>
      </w:rPr>
      <w:tab/>
    </w:r>
  </w:p>
  <w:bookmarkEnd w:id="45"/>
  <w:bookmarkEnd w:id="4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E4231" w14:textId="55F8B7F9" w:rsidR="00D46130" w:rsidRDefault="004757A4">
    <w:pPr>
      <w:pStyle w:val="Header"/>
      <w:ind w:left="-2200"/>
    </w:pPr>
    <w:ins w:id="47" w:author="Oseguera, Murjani" w:date="2022-10-17T09:13:00Z">
      <w:r>
        <w:rPr>
          <w:noProof/>
        </w:rPr>
        <w:drawing>
          <wp:anchor distT="0" distB="0" distL="114300" distR="114300" simplePos="0" relativeHeight="251663360" behindDoc="0" locked="0" layoutInCell="1" allowOverlap="1" wp14:anchorId="154CC5B8" wp14:editId="3EDCEA64">
            <wp:simplePos x="0" y="0"/>
            <wp:positionH relativeFrom="column">
              <wp:posOffset>-1828800</wp:posOffset>
            </wp:positionH>
            <wp:positionV relativeFrom="paragraph">
              <wp:posOffset>-182880</wp:posOffset>
            </wp:positionV>
            <wp:extent cx="7306945" cy="930275"/>
            <wp:effectExtent l="0" t="0" r="0" b="0"/>
            <wp:wrapTopAndBottom/>
            <wp:docPr id="70572686" name="Picture 70572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rcRect t="532" b="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94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ins w:id="48" w:author="Lam, Mimi" w:date="2023-09-27T12:07:00Z">
      <w:r w:rsidR="0078331B">
        <w:rPr>
          <w:noProof/>
        </w:rPr>
        <w:drawing>
          <wp:anchor distT="0" distB="0" distL="114300" distR="114300" simplePos="0" relativeHeight="251664384" behindDoc="1" locked="0" layoutInCell="1" allowOverlap="1" wp14:anchorId="28F35451" wp14:editId="23FF9EED">
            <wp:simplePos x="0" y="0"/>
            <wp:positionH relativeFrom="page">
              <wp:posOffset>353695</wp:posOffset>
            </wp:positionH>
            <wp:positionV relativeFrom="page">
              <wp:posOffset>2138082</wp:posOffset>
            </wp:positionV>
            <wp:extent cx="1431753" cy="7490012"/>
            <wp:effectExtent l="0" t="0" r="3810" b="3175"/>
            <wp:wrapNone/>
            <wp:docPr id="151685430" name="Picture 151685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87709" name="Picture 1308687709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31753" cy="7490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ins>
    <w:del w:id="49" w:author="Lam, Mimi" w:date="2023-09-27T12:06:00Z">
      <w:r w:rsidR="0046373D" w:rsidDel="0046373D">
        <w:rPr>
          <w:noProof/>
        </w:rPr>
        <w:drawing>
          <wp:anchor distT="0" distB="0" distL="114300" distR="114300" simplePos="0" relativeHeight="251657216" behindDoc="1" locked="0" layoutInCell="1" allowOverlap="1" wp14:anchorId="7A68C8B6" wp14:editId="075C301C">
            <wp:simplePos x="0" y="0"/>
            <wp:positionH relativeFrom="page">
              <wp:posOffset>2217042</wp:posOffset>
            </wp:positionH>
            <wp:positionV relativeFrom="page">
              <wp:posOffset>4114800</wp:posOffset>
            </wp:positionV>
            <wp:extent cx="5554087" cy="5928958"/>
            <wp:effectExtent l="0" t="0" r="0" b="2540"/>
            <wp:wrapNone/>
            <wp:docPr id="1580289808" name="Picture 1580289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29197" name="Picture 157612919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t="39796" b="39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514" cy="593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FAB6A15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C81809"/>
    <w:multiLevelType w:val="multilevel"/>
    <w:tmpl w:val="1FF8E81C"/>
    <w:lvl w:ilvl="0">
      <w:start w:val="1"/>
      <w:numFmt w:val="decimal"/>
      <w:isLgl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1224" w:hanging="648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num" w:pos="2160"/>
        </w:tabs>
        <w:ind w:left="2160" w:hanging="1008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0"/>
        </w:tabs>
        <w:ind w:left="50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0"/>
        </w:tabs>
        <w:ind w:left="57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0"/>
        </w:tabs>
        <w:ind w:left="6480" w:hanging="720"/>
      </w:pPr>
      <w:rPr>
        <w:rFonts w:hint="default"/>
      </w:rPr>
    </w:lvl>
  </w:abstractNum>
  <w:num w:numId="1" w16cid:durableId="638536939">
    <w:abstractNumId w:val="1"/>
  </w:num>
  <w:num w:numId="2" w16cid:durableId="11112446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m, Mimi">
    <w15:presenceInfo w15:providerId="AD" w15:userId="S::mlam@CANNONDESIGN.COM::7d99d18e-13b0-4127-bde2-211b824f2d94"/>
  </w15:person>
  <w15:person w15:author="Claudia Sibrian">
    <w15:presenceInfo w15:providerId="AD" w15:userId="S::execasst@coleridgecapital.com::b5f2bbe5-9681-4fb1-bfd8-c72fa11da47e"/>
  </w15:person>
  <w15:person w15:author="Oseguera, Murjani">
    <w15:presenceInfo w15:providerId="AD" w15:userId="S::moseguera@CANNONDESIGN.COM::b399952f-a9eb-4f75-a56c-7fc9e12401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/>
  <w:documentProtection w:edit="trackedChanges" w:enforcement="1"/>
  <w:defaultTabStop w:val="720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hdrShapeDefaults>
    <o:shapedefaults v:ext="edit" spidmax="8193" style="mso-position-horizontal-relative:page;mso-position-vertical-relative:page" fill="f" fillcolor="white" stroke="f" strokecolor="yellow">
      <v:fill color="white" on="f"/>
      <v:stroke color="yellow"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2159A"/>
    <w:rsid w:val="000371BC"/>
    <w:rsid w:val="000D0750"/>
    <w:rsid w:val="001107EA"/>
    <w:rsid w:val="001E4679"/>
    <w:rsid w:val="00206C2E"/>
    <w:rsid w:val="0034488A"/>
    <w:rsid w:val="00350413"/>
    <w:rsid w:val="0046373D"/>
    <w:rsid w:val="004757A4"/>
    <w:rsid w:val="005126DA"/>
    <w:rsid w:val="0053576E"/>
    <w:rsid w:val="005502B7"/>
    <w:rsid w:val="005F0EAF"/>
    <w:rsid w:val="00612E6F"/>
    <w:rsid w:val="00646942"/>
    <w:rsid w:val="006767C3"/>
    <w:rsid w:val="006C12C6"/>
    <w:rsid w:val="00730E36"/>
    <w:rsid w:val="00736B15"/>
    <w:rsid w:val="0078331B"/>
    <w:rsid w:val="0078466F"/>
    <w:rsid w:val="00A64E18"/>
    <w:rsid w:val="00AA63CA"/>
    <w:rsid w:val="00AE1EA2"/>
    <w:rsid w:val="00BC626E"/>
    <w:rsid w:val="00BD2412"/>
    <w:rsid w:val="00D17D92"/>
    <w:rsid w:val="00D22C15"/>
    <w:rsid w:val="00D27672"/>
    <w:rsid w:val="00D46130"/>
    <w:rsid w:val="00DB67DE"/>
    <w:rsid w:val="00DE5656"/>
    <w:rsid w:val="00E351FC"/>
    <w:rsid w:val="00ED1BC4"/>
    <w:rsid w:val="00EF5CEA"/>
    <w:rsid w:val="00F754CD"/>
    <w:rsid w:val="00FF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 style="mso-position-horizontal-relative:page;mso-position-vertical-relative:page" fill="f" fillcolor="white" stroke="f" strokecolor="yellow">
      <v:fill color="white" on="f"/>
      <v:stroke color="yellow" on="f"/>
      <v:textbox inset="0,0,0,0"/>
    </o:shapedefaults>
    <o:shapelayout v:ext="edit">
      <o:idmap v:ext="edit" data="1"/>
    </o:shapelayout>
  </w:shapeDefaults>
  <w:decimalSymbol w:val="."/>
  <w:listSeparator w:val=","/>
  <w14:docId w14:val="2F4B200C"/>
  <w15:docId w15:val="{F86B5DE0-A43F-9443-8306-062D13EB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Arial" w:hAnsi="Arial"/>
    </w:rPr>
  </w:style>
  <w:style w:type="paragraph" w:styleId="BodyText3">
    <w:name w:val="Body Text 3"/>
    <w:basedOn w:val="Normal"/>
    <w:pPr>
      <w:spacing w:after="120"/>
    </w:pPr>
    <w:rPr>
      <w:szCs w:val="16"/>
    </w:rPr>
  </w:style>
  <w:style w:type="paragraph" w:styleId="BodyTextIndent3">
    <w:name w:val="Body Text Indent 3"/>
    <w:basedOn w:val="Normal"/>
    <w:pPr>
      <w:spacing w:after="120"/>
      <w:ind w:left="360"/>
    </w:pPr>
    <w:rPr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Cs/>
    </w:rPr>
  </w:style>
  <w:style w:type="character" w:styleId="CommentReference">
    <w:name w:val="annotation reference"/>
    <w:semiHidden/>
    <w:rPr>
      <w:rFonts w:ascii="Arial" w:hAnsi="Arial"/>
      <w:sz w:val="20"/>
      <w:szCs w:val="16"/>
    </w:rPr>
  </w:style>
  <w:style w:type="paragraph" w:styleId="Revision">
    <w:name w:val="Revision"/>
    <w:hidden/>
    <w:uiPriority w:val="71"/>
    <w:semiHidden/>
    <w:rsid w:val="007846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A51651-1C84-AC49-932D-DA505160F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Document7</vt:lpstr>
    </vt:vector>
  </TitlesOfParts>
  <Company>Cannon Design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Document7</dc:title>
  <dc:subject/>
  <dc:creator>Sue Hough</dc:creator>
  <cp:keywords/>
  <dc:description/>
  <cp:lastModifiedBy>Claudia Sibrian</cp:lastModifiedBy>
  <cp:revision>2</cp:revision>
  <cp:lastPrinted>2023-09-27T20:04:00Z</cp:lastPrinted>
  <dcterms:created xsi:type="dcterms:W3CDTF">2023-09-27T20:07:00Z</dcterms:created>
  <dcterms:modified xsi:type="dcterms:W3CDTF">2023-09-27T20:07:00Z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ive_PrevVersionNumber">
    <vt:lpwstr/>
  </property>
  <property fmtid="{D5CDD505-2E9C-101B-9397-08002B2CF9AE}" pid="3" name="Offisync_UniqueId">
    <vt:lpwstr>4707</vt:lpwstr>
  </property>
  <property fmtid="{D5CDD505-2E9C-101B-9397-08002B2CF9AE}" pid="4" name="Jive_VersionGuid">
    <vt:lpwstr>8c35aada-d541-4594-ada1-d74d8b936227</vt:lpwstr>
  </property>
  <property fmtid="{D5CDD505-2E9C-101B-9397-08002B2CF9AE}" pid="5" name="Offisync_ServerID">
    <vt:lpwstr>264fb21d-3616-42c5-9176-4636e2d605b9</vt:lpwstr>
  </property>
  <property fmtid="{D5CDD505-2E9C-101B-9397-08002B2CF9AE}" pid="6" name="Offisync_UpdateToken">
    <vt:lpwstr>2</vt:lpwstr>
  </property>
  <property fmtid="{D5CDD505-2E9C-101B-9397-08002B2CF9AE}" pid="7" name="Jive_LatestUserAccountName">
    <vt:lpwstr>nsowinski</vt:lpwstr>
  </property>
  <property fmtid="{D5CDD505-2E9C-101B-9397-08002B2CF9AE}" pid="8" name="Jive_ModifiedButNotPublished">
    <vt:lpwstr/>
  </property>
  <property fmtid="{D5CDD505-2E9C-101B-9397-08002B2CF9AE}" pid="9" name="Offisync_ProviderInitializationData">
    <vt:lpwstr>https://cannondesign.jiveon.com</vt:lpwstr>
  </property>
  <property fmtid="{D5CDD505-2E9C-101B-9397-08002B2CF9AE}" pid="10" name="Jive_LatestFileFullName">
    <vt:lpwstr/>
  </property>
  <property fmtid="{D5CDD505-2E9C-101B-9397-08002B2CF9AE}" pid="11" name="Jive_VersionGuid_v2.5">
    <vt:lpwstr/>
  </property>
  <property fmtid="{D5CDD505-2E9C-101B-9397-08002B2CF9AE}" pid="12" name="MSIP_Label_bfd69972-90a0-41d4-81ed-da631e1c4816_Enabled">
    <vt:lpwstr>true</vt:lpwstr>
  </property>
  <property fmtid="{D5CDD505-2E9C-101B-9397-08002B2CF9AE}" pid="13" name="MSIP_Label_bfd69972-90a0-41d4-81ed-da631e1c4816_SetDate">
    <vt:lpwstr>2022-10-17T16:16:17Z</vt:lpwstr>
  </property>
  <property fmtid="{D5CDD505-2E9C-101B-9397-08002B2CF9AE}" pid="14" name="MSIP_Label_bfd69972-90a0-41d4-81ed-da631e1c4816_Method">
    <vt:lpwstr>Standard</vt:lpwstr>
  </property>
  <property fmtid="{D5CDD505-2E9C-101B-9397-08002B2CF9AE}" pid="15" name="MSIP_Label_bfd69972-90a0-41d4-81ed-da631e1c4816_Name">
    <vt:lpwstr>defa4170-0d19-0005-0004-bc88714345d2</vt:lpwstr>
  </property>
  <property fmtid="{D5CDD505-2E9C-101B-9397-08002B2CF9AE}" pid="16" name="MSIP_Label_bfd69972-90a0-41d4-81ed-da631e1c4816_SiteId">
    <vt:lpwstr>2a628329-47c2-4e25-a873-a847f2961371</vt:lpwstr>
  </property>
  <property fmtid="{D5CDD505-2E9C-101B-9397-08002B2CF9AE}" pid="17" name="MSIP_Label_bfd69972-90a0-41d4-81ed-da631e1c4816_ActionId">
    <vt:lpwstr>d48ec03d-b6c7-402b-9683-83cca2fdc4c5</vt:lpwstr>
  </property>
  <property fmtid="{D5CDD505-2E9C-101B-9397-08002B2CF9AE}" pid="18" name="MSIP_Label_bfd69972-90a0-41d4-81ed-da631e1c4816_ContentBits">
    <vt:lpwstr>0</vt:lpwstr>
  </property>
</Properties>
</file>